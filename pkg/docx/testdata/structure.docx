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</w:t>
      </w:r>
      <w:r>
        <w:rPr>
          <w:b/>
        </w:rPr>
        <w:t>bold</w:t>
      </w:r>
      <w:r>
        <w:t xml:space="preserve"> world</w:t>
      </w:r>
    </w:p>
    <w:p>
      <w:r>
        <w:t>Tom &amp; Jerry &lt;fast&gt;</w:t>
      </w:r>
    </w:p>
    <w:p>
      <w:r>
        <w:t xml:space="preserve"> padded text </w:t>
      </w:r>
    </w:p>
    <w:p>
      <w:hyperlink r:id="rId1">
        <w:r>
          <w:t>link text</w:t>
        </w:r>
      </w:hyperlink>
    </w:p>
    <w:p>
      <w:ins w:id="101" w:author="fixture" w:date="2026-01-01T00:00:00Z">
        <w:r>
          <w:t>inserted</w:t>
        </w:r>
      </w:ins>
      <w:del w:id="102" w:author="fixture" w:date="2026-01-01T00:00:00Z">
        <w:r>
          <w:delText>deleted</w:delText>
        </w:r>
      </w:del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00</w:t>
            </w:r>
          </w:p>
        </w:tc>
        <w:tc>
          <w:tcPr>
            <w:tcW w:type="dxa" w:w="4320"/>
          </w:tcPr>
          <w:p>
            <w:r>
              <w:t>cell 01</w:t>
            </w:r>
          </w:p>
        </w:tc>
      </w:tr>
      <w:tr>
        <w:tc>
          <w:tcPr>
            <w:tcW w:type="dxa" w:w="4320"/>
          </w:tcPr>
          <w:p>
            <w:r>
              <w:t>cell 10</w:t>
            </w:r>
          </w:p>
        </w:tc>
        <w:tc>
          <w:tcPr>
            <w:tcW w:type="dxa" w:w="4320"/>
          </w:tcPr>
          <w:p>
            <w:r>
              <w:t>cell 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x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Fixture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Fixture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